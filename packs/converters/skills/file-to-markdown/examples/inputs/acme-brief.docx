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h_acme_migration_brief"/>
      <w:r>
        <w:t xml:space="preserve">Acme migration brief</w:t>
      </w:r>
      <w:bookmarkEnd w:id="0"/>
    </w:p>
    <w:p>
      <w:pPr>
        <w:pStyle w:val="Heading2"/>
      </w:pPr>
      <w:bookmarkStart w:id="1" w:name="h_background"/>
      <w:r>
        <w:t xml:space="preserve">Background</w:t>
      </w:r>
      <w:bookmarkEnd w:id="1"/>
    </w:p>
    <w:p>
      <w:r>
        <w:t xml:space="preserve">We are moving </w:t>
      </w:r>
      <w:r>
        <w:rPr>
          <w:b/>
        </w:rPr>
        <w:t xml:space="preserve">three services</w:t>
      </w:r>
      <w:r>
        <w:t xml:space="preserve"> to the new platform, </w:t>
      </w:r>
      <w:r>
        <w:rPr>
          <w:i/>
        </w:rPr>
        <w:t xml:space="preserve">starting in November</w:t>
      </w:r>
      <w:r>
        <w:t xml:space="preserve">. See the </w:t>
      </w:r>
      <w:hyperlink r:id="rId4" w:history="1">
        <w:r>
          <w:rPr>
            <w:rStyle w:val="Hyperlink"/>
          </w:rPr>
          <w:t xml:space="preserve">project page</w:t>
        </w:r>
      </w:hyperlink>
      <w:r>
        <w:t xml:space="preserve">.</w:t>
      </w:r>
    </w:p>
    <w:p>
      <w:pPr>
        <w:pStyle w:val="Heading3"/>
      </w:pPr>
      <w:bookmarkStart w:id="2" w:name="h_goals"/>
      <w:r>
        <w:t xml:space="preserve">Goals</w:t>
      </w:r>
      <w:bookmarkEnd w:id="2"/>
    </w:p>
    <w:p>
      <w:pPr>
        <w:pStyle w:val="ListParagraph"/>
        <w:numPr>
          <w:ilvl w:val="0"/>
          <w:numId w:val="1"/>
        </w:numPr>
      </w:pPr>
      <w:r>
        <w:t xml:space="preserve">Cut hosting cost</w:t>
      </w:r>
    </w:p>
    <w:p>
      <w:pPr>
        <w:pStyle w:val="ListParagraph"/>
        <w:numPr>
          <w:ilvl w:val="0"/>
          <w:numId w:val="1"/>
        </w:numPr>
      </w:pPr>
      <w:r>
        <w:t xml:space="preserve">Retire the 2014 cluster</w:t>
      </w:r>
    </w:p>
    <w:p>
      <w:pPr>
        <w:pStyle w:val="ListParagraph"/>
        <w:numPr>
          <w:ilvl w:val="1"/>
          <w:numId w:val="1"/>
        </w:numPr>
      </w:pPr>
      <w:r>
        <w:t xml:space="preserve">Including the batch jobs</w:t>
      </w:r>
    </w:p>
    <w:p>
      <w:pPr>
        <w:pStyle w:val="Heading3"/>
      </w:pPr>
      <w:bookmarkStart w:id="3" w:name="h_steps"/>
      <w:r>
        <w:t xml:space="preserve">Steps</w:t>
      </w:r>
      <w:bookmarkEnd w:id="3"/>
    </w:p>
    <w:p>
      <w:pPr>
        <w:pStyle w:val="ListParagraph"/>
        <w:numPr>
          <w:ilvl w:val="0"/>
          <w:numId w:val="2"/>
        </w:numPr>
      </w:pPr>
      <w:r>
        <w:t xml:space="preserve">Inventory services</w:t>
      </w:r>
    </w:p>
    <w:p>
      <w:pPr>
        <w:pStyle w:val="ListParagraph"/>
        <w:numPr>
          <w:ilvl w:val="0"/>
          <w:numId w:val="2"/>
        </w:numPr>
      </w:pPr>
      <w:r>
        <w:t xml:space="preserve">Pilot with billing</w:t>
      </w:r>
    </w:p>
    <w:p>
      <w:r>
        <w:t xml:space="preserve">Architecture sketch:</w:t>
      </w:r>
    </w:p>
    <w:p>
      <w:pPr>
        <w:jc w:val="center"/>
      </w:pPr>
      <w:r>
        <w:drawing>
          <wp:inline distT="0" distB="0" distL="0" distR="0">
            <wp:extent cx="1524000" cy="952500"/>
            <wp:effectExtent l="0" t="0" r="0" b="0"/>
            <wp:docPr id="1" name="Picture 1" descr="Architecture ske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Architecture sketch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Owner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Due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Vendor lock-in</w:t>
            </w:r>
          </w:p>
        </w:tc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Priya</w:t>
            </w:r>
          </w:p>
        </w:tc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2026-11-01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Data residency | EU</w:t>
            </w:r>
          </w:p>
        </w:tc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Tom</w:t>
            </w:r>
          </w:p>
        </w:tc>
        <w:tc>
          <w:tcPr>
            <w:tcW w:w="3120" w:type="dxa"/>
          </w:tcPr>
          <w:p>
            <w:pPr>
              <w:spacing w:before="40" w:after="40"/>
              <w:jc w:val="left"/>
            </w:pPr>
            <w:r>
              <w:t xml:space="preserve">2026-12-15</w:t>
            </w:r>
          </w:p>
        </w:tc>
      </w:tr>
    </w:tbl>
    <w:p/>
    <w:p>
      <w:r>
        <w:t xml:space="preserve">Open question: who signs off the cutover?</w:t>
      </w:r>
      <w:commentRangeEnd w:id="0"/>
      <w:r>
        <w:commentReference w:id="0"/>
      </w:r>
    </w:p>
    <w:p>
      <w:r>
        <w:t xml:space="preserve">Kept text </w:t>
      </w:r>
      <w:del w:id="901" w:author="Priya" w:date="2026-10-02T09:00:00Z">
        <w:r>
          <w:delText>old wording</w:delText>
        </w:r>
      </w:del>
      <w:ins w:id="902" w:author="Priya" w:date="2026-10-02T09:00:00Z">
        <w:r>
          <w:t>new wording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Tom" w:date="2026-10-02T10:00:00Z">
    <w:p>
      <w:r>
        <w:t>Steering group, I think.</w:t>
      </w:r>
    </w:p>
  </w:comment>
</w:comme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2"/>
        <w:szCs w:val="22"/>
        <w:lang w:val="en-US"/>
      </w:rPr>
    </w:rPrDefault>
    <w:pPrDefault>
      <w:pPr>
        <w:spacing w:after="160" w:line="264" w:lineRule="auto"/>
      </w:pPr>
    </w:pPrDefault>
  </w:docDefaults>
  <w:style w:type="paragraph" w:default="1" w:styleId="Normal">
    <w:name w:val="Normal"/>
    <w:qFormat/>
    <w:rPr>
      <w:rFonts w:ascii="Calibri" w:hAnsi="Calibri" w:cs="Calibr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hAnsi="Calibri" w:cs="Calibri"/>
      <w:b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="Calibri" w:hAnsi="Calibri" w:cs="Calibri"/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cs="Calibri"/>
      <w:b/>
      <w:color w:val="1F3864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80"/>
      <w:outlineLvl w:val="3"/>
    </w:pPr>
    <w:rPr>
      <w:rFonts w:ascii="Calibri" w:hAnsi="Calibri" w:cs="Calibri"/>
      <w:b/>
      <w:i/>
      <w:color w:val="1F3864"/>
      <w:sz w:val="22"/>
      <w:szCs w:val="22"/>
    </w:rPr>
  </w:style>
  <w:style w:type="paragraph" w:styleId="Title">
    <w:name w:val="Title"/>
    <w:basedOn w:val="Normal"/>
    <w:next w:val="Normal"/>
    <w:uiPriority w:val="10"/>
    <w:qFormat/>
    <w:rPr>
      <w:rFonts w:ascii="Calibri" w:hAnsi="Calibri"/>
      <w:color w:val="1F3864"/>
      <w:sz w:val="48"/>
    </w:rPr>
  </w:style>
  <w:style w:type="paragraph" w:styleId="Quote">
    <w:name w:val="Quote"/>
    <w:basedOn w:val="Normal"/>
    <w:uiPriority w:val="29"/>
    <w:qFormat/>
    <w:pPr>
      <w:pBdr>
        <w:left w:val="single" w:sz="18" w:space="8" w:color="BFBFBF"/>
      </w:pBdr>
      <w:ind w:left="360" w:right="360"/>
    </w:pPr>
    <w:rPr>
      <w:i/>
      <w:color w:val="595959"/>
    </w:rPr>
  </w:style>
  <w:style w:type="paragraph" w:styleId="ListParagraph">
    <w:name w:val="List Paragraph"/>
    <w:basedOn w:val="Normal"/>
    <w:uiPriority w:val="34"/>
    <w:qFormat/>
    <w:pPr>
      <w:spacing w:after="60"/>
      <w:contextualSpacing/>
    </w:pPr>
  </w:style>
  <w:style w:type="paragraph" w:customStyle="1" w:styleId="SourceCode">
    <w:name w:val="Source Code"/>
    <w:basedOn w:val="Normal"/>
    <w:qFormat/>
    <w:pPr>
      <w:shd w:val="clear" w:color="auto" w:fill="F2F2F2"/>
      <w:spacing w:before="60" w:after="160" w:line="240" w:lineRule="auto"/>
      <w:ind w:left="144" w:right="144"/>
    </w:pPr>
    <w:rPr>
      <w:rFonts w:ascii="Consolas" w:hAnsi="Consolas" w:cs="Consolas"/>
      <w:color w:val="1F1F1F"/>
      <w:sz w:val="19"/>
      <w:szCs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yperlink" Target="https://acme.example/migration" TargetMode="External"/><Relationship Id="rId5" Type="http://schemas.openxmlformats.org/officeDocument/2006/relationships/image" Target="media/image1.png"/><Relationship Id="rIdC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md_to_docx.py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migration brief</dc:title>
  <dc:creator/>
  <dcterms:created xsi:type="dcterms:W3CDTF">2026-10-27T18:47:08Z</dcterms:created>
  <dcterms:modified xsi:type="dcterms:W3CDTF">2026-10-27T18:47:08Z</dcterms:modified>
</cp:coreProperties>
</file>