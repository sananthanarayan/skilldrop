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914400" cy="914400"/>
            <wp:docPr id="1" name="Picture 1" descr="Harrowgate Component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Master Supply Agreement</w:t>
      </w:r>
    </w:p>
    <w:p>
      <w:r>
        <w:t xml:space="preserve">Between Harrowgate Components Ltd (the "Buyer") and Velmora Pumps s.r.o. (the "Supplier"). Draft v3, 21 October 2026.</w:t>
      </w:r>
    </w:p>
    <w:p>
      <w:pPr>
        <w:pStyle w:val="Heading2"/>
      </w:pPr>
      <w:r>
        <w:t xml:space="preserve">1. Payment terms</w:t>
      </w:r>
    </w:p>
    <w:p>
      <w:r>
        <w:t xml:space="preserve">Invoices are payable within </w:t>
      </w:r>
      <w:del w:id="1" w:author="J. Okafor" w:date="2026-10-20T09:14:00Z">
        <w:r>
          <w:delText>30</w:delText>
        </w:r>
      </w:del>
      <w:ins w:id="2" w:author="J. Okafor" w:date="2026-10-20T09:14:00Z">
        <w:r>
          <w:t>60</w:t>
        </w:r>
      </w:ins>
      <w:r>
        <w:t xml:space="preserve"> days of receipt of a valid invoice.</w:t>
      </w:r>
    </w:p>
    <w:p>
      <w:pPr>
        <w:pStyle w:val="Heading2"/>
      </w:pPr>
      <w:r>
        <w:t xml:space="preserve">2. Liability</w:t>
      </w:r>
    </w:p>
    <w:p>
      <w:r>
        <w:t xml:space="preserve">Each party's total liability is capped at </w:t>
      </w:r>
      <w:commentRangeStart w:id="0"/>
      <w:r>
        <w:rPr>
          <w:b/>
        </w:rPr>
        <w:t xml:space="preserve">EUR 250,000</w:t>
      </w:r>
      <w:commentRangeEnd w:id="0"/>
      <w:r>
        <w:rPr>
          <w:rStyle w:val="CommentReference"/>
        </w:rPr>
        <w:commentReference w:id="0"/>
      </w:r>
      <w:r>
        <w:t xml:space="preserve"> per claim, except in cases of </w:t>
      </w:r>
      <w:r>
        <w:rPr>
          <w:i/>
        </w:rPr>
        <w:t xml:space="preserve">gross negligence</w:t>
      </w:r>
      <w:r>
        <w:t xml:space="preserve">.</w:t>
      </w:r>
    </w:p>
    <w:p>
      <w:pPr>
        <w:pStyle w:val="Heading2"/>
      </w:pPr>
      <w:r>
        <w:t xml:space="preserve">3. Supplier obligations</w:t>
      </w:r>
    </w:p>
    <w:p>
      <w:r>
        <w:t xml:space="preserve">The Supplier shall:</w:t>
      </w:r>
    </w:p>
    <w:p>
      <w:pPr>
        <w:pStyle w:val="ListParagraph"/>
        <w:numPr>
          <w:ilvl w:val="0"/>
          <w:numId w:val="1"/>
        </w:numPr>
      </w:pPr>
      <w:r>
        <w:t xml:space="preserve">deliver to the Buyer's Leeds site, DAP (Incoterms 2020);</w:t>
      </w:r>
    </w:p>
    <w:p>
      <w:pPr>
        <w:pStyle w:val="ListParagraph"/>
        <w:numPr>
          <w:ilvl w:val="0"/>
          <w:numId w:val="1"/>
        </w:numPr>
      </w:pPr>
      <w:r>
        <w:t xml:space="preserve">provide a certificate of conformity with every shipment;</w:t>
      </w:r>
    </w:p>
    <w:p>
      <w:pPr>
        <w:pStyle w:val="ListParagraph"/>
        <w:numPr>
          <w:ilvl w:val="0"/>
          <w:numId w:val="1"/>
        </w:numPr>
        <w:rPr>
          <w:ins w:id="3" w:author="J. Okafor" w:date="2026-10-20T09:14:00Z"/>
        </w:rPr>
      </w:pPr>
      <w:ins w:id="4" w:author="J. Okafor" w:date="2026-10-20T09:14:00Z">
        <w:r>
          <w:t xml:space="preserve">hold a valid ISO 9001 certification for the term of this Agreement.</w:t>
        </w:r>
      </w:ins>
    </w:p>
    <w:p>
      <w:pPr>
        <w:pStyle w:val="Heading2"/>
      </w:pPr>
      <w:r>
        <w:t xml:space="preserve">4. Termination</w:t>
      </w:r>
    </w:p>
    <w:p>
      <w:r>
        <w:t xml:space="preserve">Either party may terminate this Agreement on 90 days' written notice.</w:t>
      </w:r>
      <w:del w:id="5" w:author="M. Lindqvist" w:date="2026-10-21T16:02:00Z">
        <w:r>
          <w:delText xml:space="preserve"> No termination fee applies.</w:delText>
        </w:r>
      </w:del>
    </w:p>
    <w:p>
      <w:pPr>
        <w:pStyle w:val="Heading2"/>
      </w:pPr>
      <w:r>
        <w:t xml:space="preserve">5. Price schedule</w:t>
      </w:r>
    </w:p>
    <w:tbl>
      <w:tblPr>
        <w:tblStyle w:val="TableGrid"/>
        <w:tblW w:w="9000" w:type="dxa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Part number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Unit price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Minimum order quantity</w:t>
            </w:r>
          </w:p>
        </w:tc>
      </w:tr>
      <w:tr>
        <w:tc>
          <w:tcPr>
            <w:tcW w:w="3000" w:type="dxa"/>
          </w:tcPr>
          <w:p>
            <w:r>
              <w:t xml:space="preserve">VP-110</w:t>
            </w:r>
          </w:p>
        </w:tc>
        <w:tc>
          <w:tcPr>
            <w:tcW w:w="3000" w:type="dxa"/>
          </w:tcPr>
          <w:p>
            <w:r>
              <w:t xml:space="preserve">EUR 42.00</w:t>
            </w:r>
          </w:p>
        </w:tc>
        <w:tc>
          <w:tcPr>
            <w:tcW w:w="3000" w:type="dxa"/>
          </w:tcPr>
          <w:p>
            <w:r>
              <w:t xml:space="preserve">500</w:t>
            </w:r>
          </w:p>
        </w:tc>
      </w:tr>
      <w:tr>
        <w:tc>
          <w:tcPr>
            <w:tcW w:w="3000" w:type="dxa"/>
          </w:tcPr>
          <w:p>
            <w:r>
              <w:t xml:space="preserve">VP-220</w:t>
            </w:r>
          </w:p>
        </w:tc>
        <w:tc>
          <w:tcPr>
            <w:tcW w:w="3000" w:type="dxa"/>
          </w:tcPr>
          <w:p>
            <w:r>
              <w:t xml:space="preserve">EUR 57.50</w:t>
            </w:r>
          </w:p>
        </w:tc>
        <w:tc>
          <w:tcPr>
            <w:tcW w:w="3000" w:type="dxa"/>
          </w:tcPr>
          <w:p>
            <w:r>
              <w:t xml:space="preserve">250</w:t>
            </w:r>
          </w:p>
        </w:tc>
      </w:tr>
    </w:tbl>
    <w:p>
      <w:r>
        <w:t xml:space="preserve">Prices are fixed until 31 March 2027. Delivery schedules are published on the </w:t>
      </w:r>
      <w:hyperlink r:id="rId11" w:history="1">
        <w:r>
          <w:rPr>
            <w:rStyle w:val="Hyperlink"/>
          </w:rPr>
          <w:t>supplier portal</w:t>
        </w:r>
      </w:hyperlink>
      <w:r>
        <w:t xml:space="preserve">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R. Achterberg" w:date="2026-10-21T11:30:00Z" w:initials="RA">
    <w:p>
      <w:pPr>
        <w:pStyle w:val="CommentText"/>
      </w:pPr>
      <w:r>
        <w:rPr>
          <w:rStyle w:val="CommentReference"/>
        </w:rPr>
        <w:annotationRef/>
      </w:r>
      <w:r>
        <w:t xml:space="preserve">Can we push this to EUR 500,000? Supplier's insurer has confirmed cover. Not agreed yet.</w:t>
      </w:r>
    </w:p>
  </w:comment>
</w:comme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comments" Target="comments.xml"/>
<Relationship Id="rId10" Type="http://schemas.openxmlformats.org/officeDocument/2006/relationships/image" Target="media/image1.png"/>
<Relationship Id="rId11" Type="http://schemas.openxmlformats.org/officeDocument/2006/relationships/hyperlink" Target="https://supplier.example.com/terms" TargetMode="Externa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Master Supply Agreement</dc:title>
  <dc:creator>Harrowgate Legal</dc:creator>
  <dcterms:created xsi:type="dcterms:W3CDTF">2026-10-21T08:00:00Z</dcterms:created>
</cp:coreProperties>
</file>