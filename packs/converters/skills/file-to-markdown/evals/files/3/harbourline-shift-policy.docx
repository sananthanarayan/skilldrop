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Harbourline Ferries: Crew Shift-Swap Policy (Draft v3)</w:t>
      </w:r>
    </w:p>
    <w:p>
      <w:r>
        <w:t xml:space="preserve">This policy applies to all deck and catering crew on the Kestrel Sound and Orrin Isles routes.</w:t>
      </w:r>
    </w:p>
    <w:p>
      <w:pPr>
        <w:pStyle w:val="Heading2"/>
      </w:pPr>
      <w:r>
        <w:t xml:space="preserve">1. Requesting a swap</w:t>
      </w:r>
    </w:p>
    <w:p>
      <w:r>
        <w:t xml:space="preserve">Crew must submit a swap request at least </w:t>
      </w:r>
      <w:commentRangeStart w:id="0"/>
      <w:del w:id="1" w:author="Ops Manager" w:date="2026-09-14T10:02:00Z">
        <w:r>
          <w:delText>48</w:delText>
        </w:r>
      </w:del>
      <w:ins w:id="2" w:author="Ops Manager" w:date="2026-09-14T10:02:00Z">
        <w:r>
          <w:t>24</w:t>
        </w:r>
      </w:ins>
      <w:commentRangeEnd w:id="0"/>
      <w:r>
        <w:commentReference w:id="0"/>
      </w:r>
      <w:r>
        <w:t xml:space="preserve"> hours before the first affected sailing.</w:t>
      </w:r>
    </w:p>
    <w:p>
      <w:pPr>
        <w:pStyle w:val="ListBullet"/>
      </w:pPr>
      <w:r>
        <w:t xml:space="preserve">Both crew members must hold the same grade of certificate.</w:t>
      </w:r>
    </w:p>
    <w:p>
      <w:pPr>
        <w:pStyle w:val="ListBullet"/>
      </w:pPr>
      <w:r>
        <w:t xml:space="preserve">The swap must not take either person over 12 hours on duty in any 24-hour period.</w:t>
      </w:r>
    </w:p>
    <w:p>
      <w:pPr>
        <w:pStyle w:val="ListBullet"/>
      </w:pPr>
      <w:r>
        <w:t xml:space="preserve">Swaps on Christmas Day and New Year's Day need the Port Manager's approval.</w:t>
      </w:r>
    </w:p>
    <w:p>
      <w:r>
        <w:t xml:space="preserve">Submit requests through the </w:t>
      </w:r>
      <w:hyperlink r:id="rIdLink1">
        <w:r>
          <w:rPr>
            <w:rStyle w:val="Hyperlink"/>
          </w:rPr>
          <w:t>crew portal</w:t>
        </w:r>
      </w:hyperlink>
      <w:r>
        <w:t xml:space="preserve">.</w:t>
      </w:r>
    </w:p>
    <w:p>
      <w:r>
        <w:drawing>
          <wp:inline distT="0" distB="0" distL="0" distR="0">
            <wp:extent cx="3600000" cy="1200000"/>
            <wp:docPr id="1" name="Picture 1" descr="Swap request flow"/>
            <a:graphic>
              <a:graphicData uri="http://schemas.openxmlformats.org/drawingml/2006/picture">
                <pic:pic>
                  <pic:nvPicPr>
                    <pic:cNvPr id="1" name="swap-flow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1: Swap request flow</w:t>
      </w:r>
    </w:p>
    <w:p>
      <w:pPr>
        <w:pStyle w:val="Heading2"/>
      </w:pPr>
      <w:r>
        <w:t xml:space="preserve">2. Overtime rates for swapped shifts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Grade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Base hourly (£)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Swap uplift (£)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Total hourly (£)</w:t>
            </w:r>
          </w:p>
        </w:tc>
      </w:tr>
      <w:tr>
        <w:tc>
          <w:tcPr>
            <w:tcW w:w="2200" w:type="dxa"/>
          </w:tcPr>
          <w:p>
            <w:r>
              <w:t xml:space="preserve">Deckhand</w:t>
            </w:r>
          </w:p>
        </w:tc>
        <w:tc>
          <w:tcPr>
            <w:tcW w:w="2200" w:type="dxa"/>
          </w:tcPr>
          <w:p>
            <w:r>
              <w:t xml:space="preserve">14.20</w:t>
            </w:r>
          </w:p>
        </w:tc>
        <w:tc>
          <w:tcPr>
            <w:tcW w:w="2200" w:type="dxa"/>
          </w:tcPr>
          <w:p>
            <w:r>
              <w:t xml:space="preserve">2.10</w:t>
            </w:r>
          </w:p>
        </w:tc>
        <w:tc>
          <w:tcPr>
            <w:tcW w:w="2200" w:type="dxa"/>
          </w:tcPr>
          <w:p>
            <w:r>
              <w:t xml:space="preserve">16.30</w:t>
            </w:r>
          </w:p>
        </w:tc>
      </w:tr>
      <w:tr>
        <w:tc>
          <w:tcPr>
            <w:tcW w:w="2200" w:type="dxa"/>
          </w:tcPr>
          <w:p>
            <w:r>
              <w:t xml:space="preserve">Senior deckhand</w:t>
            </w:r>
          </w:p>
        </w:tc>
        <w:tc>
          <w:tcPr>
            <w:tcW w:w="2200" w:type="dxa"/>
          </w:tcPr>
          <w:p>
            <w:r>
              <w:t xml:space="preserve">16.80</w:t>
            </w:r>
          </w:p>
        </w:tc>
        <w:tc>
          <w:tcPr>
            <w:tcW w:w="2200" w:type="dxa"/>
          </w:tcPr>
          <w:p>
            <w:r>
              <w:t xml:space="preserve">2.40</w:t>
            </w:r>
          </w:p>
        </w:tc>
        <w:tc>
          <w:tcPr>
            <w:tcW w:w="2200" w:type="dxa"/>
          </w:tcPr>
          <w:p>
            <w:r>
              <w:t xml:space="preserve">19.20</w:t>
            </w:r>
          </w:p>
        </w:tc>
      </w:tr>
      <w:tr>
        <w:tc>
          <w:tcPr>
            <w:tcW w:w="2200" w:type="dxa"/>
          </w:tcPr>
          <w:p>
            <w:r>
              <w:t xml:space="preserve">Catering assistant</w:t>
            </w:r>
          </w:p>
        </w:tc>
        <w:tc>
          <w:tcPr>
            <w:tcW w:w="2200" w:type="dxa"/>
          </w:tcPr>
          <w:p>
            <w:r>
              <w:t xml:space="preserve">13.10</w:t>
            </w:r>
          </w:p>
        </w:tc>
        <w:tc>
          <w:tcPr>
            <w:tcW w:w="2200" w:type="dxa"/>
          </w:tcPr>
          <w:p>
            <w:r>
              <w:t xml:space="preserve">1.90</w:t>
            </w:r>
          </w:p>
        </w:tc>
        <w:tc>
          <w:tcPr>
            <w:tcW w:w="2200" w:type="dxa"/>
          </w:tcPr>
          <w:p>
            <w:r>
              <w:t xml:space="preserve">15.20</w:t>
            </w:r>
          </w:p>
        </w:tc>
      </w:tr>
    </w:tbl>
    <w:p>
      <w:r>
        <w:t xml:space="preserve">Night sailings use the rates in Appendix B.</w:t>
      </w:r>
    </w:p>
    <w:p>
      <w:r>
        <w:rPr>
          <w:b/>
        </w:rPr>
        <w:t xml:space="preserve">Note: </w:t>
      </w:r>
      <w:r>
        <w:rPr>
          <w:i/>
        </w:rPr>
        <w:t xml:space="preserve">Swaps are not final until the rota coordinator confirms them.</w:t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>
  <w:comment w:id="0" w:author="Marta (HR)" w:date="2026-09-15T08:30:00Z" w:initials="MH">
    <w:p>
      <w:r>
        <w:t xml:space="preserve">Legal haven't signed off the change to 24 hours. Keep 48 until they do.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ListBullet">
    <w:name w:val="List Bullet"/>
    <w:basedOn w:val="Normal"/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Comments" Type="http://schemas.openxmlformats.org/officeDocument/2006/relationships/comments" Target="comments.xml"/><Relationship Id="rIdImg1" Type="http://schemas.openxmlformats.org/officeDocument/2006/relationships/image" Target="media/swap-flow.png"/><Relationship Id="rIdLink1" Type="http://schemas.openxmlformats.org/officeDocument/2006/relationships/hyperlink" Target="https://crew.harbourline.example/swaps" TargetMode="External"/></Relationships>
</file>